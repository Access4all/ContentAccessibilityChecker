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B6CF18" w14:textId="77777777" w:rsidR="00B416AA" w:rsidRDefault="00BC6E1C" w:rsidP="00B416AA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0D6D3649" wp14:editId="31C83F4D">
            <wp:simplePos x="0" y="0"/>
            <wp:positionH relativeFrom="column">
              <wp:posOffset>2171700</wp:posOffset>
            </wp:positionH>
            <wp:positionV relativeFrom="paragraph">
              <wp:posOffset>0</wp:posOffset>
            </wp:positionV>
            <wp:extent cx="2133600" cy="657860"/>
            <wp:effectExtent l="0" t="0" r="0" b="8890"/>
            <wp:wrapNone/>
            <wp:docPr id="58" name="Bild 2" descr="Logo Accès pour t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Logo Accès pour to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6AA">
        <w:tab/>
      </w:r>
    </w:p>
    <w:p w14:paraId="64339BD1" w14:textId="77777777" w:rsidR="00B416AA" w:rsidRDefault="00B416AA" w:rsidP="00B416AA"/>
    <w:p w14:paraId="2AED816F" w14:textId="77777777" w:rsidR="00B416AA" w:rsidRDefault="00B416AA" w:rsidP="00B416AA"/>
    <w:p w14:paraId="748B575D" w14:textId="77777777" w:rsidR="00B416AA" w:rsidRDefault="00B416AA" w:rsidP="00B416AA"/>
    <w:p w14:paraId="20A37509" w14:textId="77777777" w:rsidR="00B416AA" w:rsidRDefault="00B416AA" w:rsidP="00B416AA">
      <w:pPr>
        <w:ind w:left="0"/>
      </w:pPr>
    </w:p>
    <w:p w14:paraId="39CDA3A0" w14:textId="77777777" w:rsidR="00B416AA" w:rsidRDefault="00B416AA" w:rsidP="00B416AA"/>
    <w:p w14:paraId="210B044C" w14:textId="77777777" w:rsidR="00B416AA" w:rsidRDefault="00B416AA" w:rsidP="00B416AA">
      <w:pPr>
        <w:pBdr>
          <w:top w:val="single" w:sz="4" w:space="1" w:color="auto"/>
          <w:bottom w:val="single" w:sz="4" w:space="1" w:color="auto"/>
        </w:pBdr>
      </w:pPr>
    </w:p>
    <w:p w14:paraId="3EB0A2EA" w14:textId="2C933DC4" w:rsidR="00B416AA" w:rsidRPr="00FC7F4F" w:rsidRDefault="00B416AA" w:rsidP="00B416AA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  <w:lang w:val="en-US"/>
        </w:rPr>
      </w:pPr>
      <w:del w:id="1" w:author="Joshua Muheim" w:date="2014-08-28T13:10:00Z">
        <w:r w:rsidRPr="00FC7F4F" w:rsidDel="0077104D">
          <w:rPr>
            <w:sz w:val="36"/>
            <w:szCs w:val="36"/>
            <w:lang w:val="en-US"/>
          </w:rPr>
          <w:delText>Accessibility-Test gemäss WCAG 2.0</w:delText>
        </w:r>
      </w:del>
      <w:ins w:id="2" w:author="Joshua Muheim" w:date="2014-08-28T13:10:00Z">
        <w:r w:rsidR="0077104D">
          <w:rPr>
            <w:sz w:val="36"/>
            <w:szCs w:val="36"/>
            <w:lang w:val="en-US"/>
          </w:rPr>
          <w:t xml:space="preserve">Content Accessibility </w:t>
        </w:r>
      </w:ins>
      <w:r w:rsidR="0077104D">
        <w:rPr>
          <w:sz w:val="36"/>
          <w:szCs w:val="36"/>
          <w:lang w:val="en-US"/>
        </w:rPr>
        <w:t>Checker</w:t>
      </w:r>
    </w:p>
    <w:p w14:paraId="1966B38B" w14:textId="741E6785" w:rsidR="00B416AA" w:rsidRPr="00FC7F4F" w:rsidRDefault="0077104D" w:rsidP="00B416AA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Bedienungsanleitung</w:t>
      </w:r>
      <w:proofErr w:type="spellEnd"/>
    </w:p>
    <w:p w14:paraId="14028862" w14:textId="77777777" w:rsidR="00B416AA" w:rsidRPr="00FC7F4F" w:rsidRDefault="00B416AA" w:rsidP="00B416AA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</w:p>
    <w:p w14:paraId="66B0C0AD" w14:textId="77777777" w:rsidR="0051126C" w:rsidRDefault="0051126C" w:rsidP="00B416AA">
      <w:pPr>
        <w:ind w:left="0"/>
        <w:rPr>
          <w:lang w:val="en-US"/>
        </w:rPr>
      </w:pPr>
    </w:p>
    <w:p w14:paraId="222BB010" w14:textId="77777777" w:rsidR="00C260F5" w:rsidRPr="00FC7F4F" w:rsidRDefault="00C260F5" w:rsidP="00B416AA">
      <w:pPr>
        <w:ind w:left="0"/>
        <w:rPr>
          <w:lang w:val="en-US"/>
        </w:rPr>
      </w:pPr>
    </w:p>
    <w:p w14:paraId="0FF73D01" w14:textId="77777777" w:rsidR="00B416AA" w:rsidRPr="00FC7F4F" w:rsidRDefault="00B416AA" w:rsidP="00B416AA">
      <w:pPr>
        <w:rPr>
          <w:lang w:val="en-US"/>
        </w:rPr>
      </w:pPr>
    </w:p>
    <w:p w14:paraId="6897B16C" w14:textId="67ECA142" w:rsidR="00B416AA" w:rsidRDefault="00C260F5" w:rsidP="00B416AA">
      <w:pPr>
        <w:pStyle w:val="Listezweispaltig"/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1F51235" wp14:editId="358749EC">
            <wp:extent cx="5358805" cy="4219575"/>
            <wp:effectExtent l="25400" t="25400" r="76835" b="98425"/>
            <wp:docPr id="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91" cy="42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6594B" w14:textId="77777777" w:rsidR="0077104D" w:rsidRDefault="0077104D" w:rsidP="00B416AA">
      <w:pPr>
        <w:pStyle w:val="Listezweispaltig"/>
        <w:rPr>
          <w:lang w:val="en-GB"/>
        </w:rPr>
      </w:pPr>
    </w:p>
    <w:p w14:paraId="3B13DEAD" w14:textId="77777777" w:rsidR="0051126C" w:rsidRDefault="0051126C" w:rsidP="00B416AA">
      <w:pPr>
        <w:pStyle w:val="Listezweispaltig"/>
      </w:pPr>
    </w:p>
    <w:p w14:paraId="73E61E7F" w14:textId="15220F8E" w:rsidR="00B416AA" w:rsidRDefault="00B416AA" w:rsidP="00C260F5">
      <w:pPr>
        <w:pStyle w:val="Listezweispaltig"/>
      </w:pPr>
      <w:r>
        <w:tab/>
        <w:t>Stiftung «Zugang für alle» (ZFA)</w:t>
      </w:r>
      <w:r>
        <w:br/>
      </w:r>
      <w:proofErr w:type="spellStart"/>
      <w:r w:rsidR="0031102D">
        <w:t>Dörflistrasse</w:t>
      </w:r>
      <w:proofErr w:type="spellEnd"/>
      <w:r w:rsidR="0031102D">
        <w:t xml:space="preserve"> 10</w:t>
      </w:r>
      <w:r>
        <w:t>, CH-80</w:t>
      </w:r>
      <w:r w:rsidR="0031102D">
        <w:t>57</w:t>
      </w:r>
      <w:r>
        <w:t xml:space="preserve"> Zürich</w:t>
      </w:r>
      <w:r>
        <w:br/>
        <w:t>T</w:t>
      </w:r>
      <w:r w:rsidR="001A26A4">
        <w:t>el.</w:t>
      </w:r>
      <w:r>
        <w:t xml:space="preserve"> +41 (0)44 </w:t>
      </w:r>
      <w:r w:rsidR="005C3556">
        <w:t>515 54 20</w:t>
      </w:r>
      <w:r>
        <w:br/>
        <w:t xml:space="preserve">info@access-for-all.ch  </w:t>
      </w:r>
      <w:hyperlink r:id="rId11" w:history="1">
        <w:r w:rsidRPr="00517937">
          <w:rPr>
            <w:rStyle w:val="Hyperlink"/>
          </w:rPr>
          <w:t>www.access-for-all.ch</w:t>
        </w:r>
      </w:hyperlink>
      <w:r>
        <w:br/>
      </w:r>
      <w:proofErr w:type="spellStart"/>
      <w:r w:rsidR="004439A2">
        <w:t>PostFinance</w:t>
      </w:r>
      <w:proofErr w:type="spellEnd"/>
      <w:r w:rsidR="004439A2">
        <w:t xml:space="preserve"> </w:t>
      </w:r>
      <w:r w:rsidR="001A26A4">
        <w:t>K</w:t>
      </w:r>
      <w:r w:rsidR="00E02876">
        <w:t>on</w:t>
      </w:r>
      <w:r w:rsidR="001A26A4">
        <w:t>to</w:t>
      </w:r>
      <w:r w:rsidR="0077104D">
        <w:t>: 85-710652-0</w:t>
      </w:r>
    </w:p>
    <w:p w14:paraId="239F01CE" w14:textId="010E1AAD" w:rsidR="00B416AA" w:rsidRDefault="00945DF6" w:rsidP="00B416AA">
      <w:pPr>
        <w:pStyle w:val="Unnummerierteberschrift"/>
        <w:spacing w:before="480" w:after="240"/>
      </w:pPr>
      <w:r>
        <w:lastRenderedPageBreak/>
        <w:t>Installation</w:t>
      </w:r>
    </w:p>
    <w:p w14:paraId="284E5F86" w14:textId="05C0EA50" w:rsidR="00EE04A6" w:rsidRDefault="00EE04A6" w:rsidP="00EE04A6">
      <w:r>
        <w:t xml:space="preserve">Ziehen Sie die Datei </w:t>
      </w:r>
      <w:r w:rsidR="0049508A">
        <w:t>„</w:t>
      </w:r>
      <w:proofErr w:type="spellStart"/>
      <w:r>
        <w:t>contentaccessibilitychecker.xpi</w:t>
      </w:r>
      <w:proofErr w:type="spellEnd"/>
      <w:r w:rsidR="0049508A">
        <w:t>“</w:t>
      </w:r>
      <w:r>
        <w:t xml:space="preserve"> in ein Firefox Fenster.</w:t>
      </w:r>
    </w:p>
    <w:p w14:paraId="7C8D5E9C" w14:textId="1B459824" w:rsidR="00EE04A6" w:rsidRDefault="00EE04A6" w:rsidP="00EE04A6">
      <w:r>
        <w:rPr>
          <w:noProof/>
          <w:lang w:val="en-US"/>
        </w:rPr>
        <w:drawing>
          <wp:inline distT="0" distB="0" distL="0" distR="0" wp14:anchorId="19CD1208" wp14:editId="1D2D33D9">
            <wp:extent cx="3811713" cy="2727325"/>
            <wp:effectExtent l="25400" t="25400" r="100330" b="9207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7" cy="27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5FFBE" w14:textId="494F9678" w:rsidR="00EE04A6" w:rsidRDefault="00EE04A6" w:rsidP="00EE04A6">
      <w:r>
        <w:t>Es erscheint ein Dialogfeld zur Installation einer Erweiterung</w:t>
      </w:r>
      <w:proofErr w:type="gramStart"/>
      <w:r>
        <w:t>, welches</w:t>
      </w:r>
      <w:proofErr w:type="gramEnd"/>
      <w:r>
        <w:t xml:space="preserve"> Sie nach wenigen Sekunden bestätigen können.</w:t>
      </w:r>
    </w:p>
    <w:p w14:paraId="41ED57D6" w14:textId="3256D006" w:rsidR="00EE04A6" w:rsidRDefault="00EE04A6" w:rsidP="00EE04A6">
      <w:r>
        <w:rPr>
          <w:noProof/>
          <w:lang w:val="en-US"/>
        </w:rPr>
        <w:drawing>
          <wp:inline distT="0" distB="0" distL="0" distR="0" wp14:anchorId="69E4D9D8" wp14:editId="2FB90CC7">
            <wp:extent cx="3299248" cy="2910068"/>
            <wp:effectExtent l="25400" t="25400" r="79375" b="113030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81" cy="29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ADEC7" w14:textId="1B84147F" w:rsidR="00EE04A6" w:rsidRDefault="000F0EDD" w:rsidP="00EE04A6">
      <w:r>
        <w:t>Nun muss Firefox neugestartet werden.</w:t>
      </w:r>
    </w:p>
    <w:p w14:paraId="5FFA2C58" w14:textId="27759FEF" w:rsidR="000F0EDD" w:rsidRDefault="000F0EDD" w:rsidP="00EE04A6">
      <w:r>
        <w:rPr>
          <w:noProof/>
          <w:lang w:val="en-US"/>
        </w:rPr>
        <w:drawing>
          <wp:inline distT="0" distB="0" distL="0" distR="0" wp14:anchorId="08557864" wp14:editId="479EAFE2">
            <wp:extent cx="2274602" cy="1036743"/>
            <wp:effectExtent l="25400" t="25400" r="113030" b="10668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06" cy="103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E3A3C" w14:textId="61FBE655" w:rsidR="000F0EDD" w:rsidRDefault="000F0EDD" w:rsidP="00EE04A6">
      <w:r>
        <w:t xml:space="preserve">Standardmässig taucht das </w:t>
      </w:r>
      <w:proofErr w:type="spellStart"/>
      <w:r>
        <w:t>ContentAccessibilityChecker</w:t>
      </w:r>
      <w:proofErr w:type="spellEnd"/>
      <w:r>
        <w:t>-Symbol nicht von selbst in der Menüleiste von Firefox auf. Es muss deshalb zuerst dort platziert werden.</w:t>
      </w:r>
    </w:p>
    <w:p w14:paraId="4FE01113" w14:textId="40F0C230" w:rsidR="000F0EDD" w:rsidRDefault="00BC7AB9" w:rsidP="00EE04A6">
      <w:r>
        <w:lastRenderedPageBreak/>
        <w:t>Klicke dazu zuerst auf „Menü öffnen“ rechts oben und dann im geöffneten Menü auf „Anpassen“.</w:t>
      </w:r>
    </w:p>
    <w:p w14:paraId="20C1AC03" w14:textId="17FD29B3" w:rsidR="00BC7AB9" w:rsidRDefault="00A22FDF" w:rsidP="00EE04A6">
      <w:r>
        <w:rPr>
          <w:noProof/>
          <w:lang w:val="en-US"/>
        </w:rPr>
        <w:drawing>
          <wp:inline distT="0" distB="0" distL="0" distR="0" wp14:anchorId="6077111B" wp14:editId="2E35E66D">
            <wp:extent cx="2034963" cy="3495860"/>
            <wp:effectExtent l="25400" t="25400" r="99060" b="111125"/>
            <wp:docPr id="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15" cy="349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0C848" w14:textId="67D65E7F" w:rsidR="00BC7AB9" w:rsidRDefault="003F135C" w:rsidP="00EE04A6">
      <w:r>
        <w:t xml:space="preserve">Ziehe nun </w:t>
      </w:r>
      <w:r w:rsidR="00851AB5">
        <w:t xml:space="preserve">das </w:t>
      </w:r>
      <w:proofErr w:type="spellStart"/>
      <w:r w:rsidR="00851AB5">
        <w:t>ContentAccessibilityChecker</w:t>
      </w:r>
      <w:proofErr w:type="spellEnd"/>
      <w:r w:rsidR="00851AB5">
        <w:t>-</w:t>
      </w:r>
      <w:r>
        <w:t xml:space="preserve">Icon in die Menüleiste und schliesse das Fenster mit Klick auf „Exit </w:t>
      </w:r>
      <w:proofErr w:type="spellStart"/>
      <w:r>
        <w:t>Customize</w:t>
      </w:r>
      <w:proofErr w:type="spellEnd"/>
      <w:r>
        <w:t>“.</w:t>
      </w:r>
    </w:p>
    <w:p w14:paraId="1151FC33" w14:textId="33B46615" w:rsidR="003F135C" w:rsidRDefault="003F135C" w:rsidP="00EE04A6">
      <w:r>
        <w:rPr>
          <w:noProof/>
          <w:lang w:val="en-US"/>
        </w:rPr>
        <w:drawing>
          <wp:inline distT="0" distB="0" distL="0" distR="0" wp14:anchorId="0897408C" wp14:editId="761682C4">
            <wp:extent cx="3878607" cy="2415963"/>
            <wp:effectExtent l="25400" t="25400" r="83820" b="99060"/>
            <wp:docPr id="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24" cy="241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25EAE" w14:textId="0BC664D2" w:rsidR="0051126C" w:rsidRDefault="0051126C" w:rsidP="0051126C">
      <w:pPr>
        <w:pStyle w:val="Unnummerierteberschrift"/>
        <w:spacing w:before="480" w:after="240"/>
      </w:pPr>
      <w:r>
        <w:t>Ausführen</w:t>
      </w:r>
    </w:p>
    <w:p w14:paraId="6E06922B" w14:textId="57B1E970" w:rsidR="0051126C" w:rsidRDefault="00851AB5" w:rsidP="00EE04A6">
      <w:r>
        <w:t xml:space="preserve">Öffnen Sie in Firefox eine Seite auf Wikipedia. Klicken Sie nun auf das </w:t>
      </w:r>
      <w:proofErr w:type="spellStart"/>
      <w:r>
        <w:t>ContentAccessibilityChecker</w:t>
      </w:r>
      <w:proofErr w:type="spellEnd"/>
      <w:r>
        <w:t>-Icon in der Menüleiste.</w:t>
      </w:r>
    </w:p>
    <w:p w14:paraId="25F4098D" w14:textId="5DDF85CC" w:rsidR="00851AB5" w:rsidRDefault="00851AB5" w:rsidP="00EE04A6">
      <w:r>
        <w:rPr>
          <w:noProof/>
          <w:lang w:val="en-US"/>
        </w:rPr>
        <w:lastRenderedPageBreak/>
        <w:drawing>
          <wp:inline distT="0" distB="0" distL="0" distR="0" wp14:anchorId="74B42A4C" wp14:editId="15BA0E1F">
            <wp:extent cx="4448598" cy="2233248"/>
            <wp:effectExtent l="25400" t="25400" r="98425" b="104140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43" cy="223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16C31" w14:textId="02E6A1F8" w:rsidR="00851AB5" w:rsidRDefault="00851AB5" w:rsidP="00EE04A6">
      <w:r>
        <w:t>Nach einer kurzen Wartezeit werden die Ergebnisse der Überprüfung direkt auf der Seite</w:t>
      </w:r>
      <w:r w:rsidR="00007A9E">
        <w:t xml:space="preserve"> als Sprechblasen</w:t>
      </w:r>
      <w:r>
        <w:t xml:space="preserve"> angezeigt.</w:t>
      </w:r>
      <w:r w:rsidR="00007A9E">
        <w:t xml:space="preserve"> Klicken Sie auf eine Sprechblase, um genauere Hinweise zum entsprechenden Resultat anzuzeigen.</w:t>
      </w:r>
    </w:p>
    <w:p w14:paraId="4BD07BA7" w14:textId="47504980" w:rsidR="00851AB5" w:rsidRPr="00EE04A6" w:rsidRDefault="00007A9E" w:rsidP="00EE04A6">
      <w:r>
        <w:rPr>
          <w:noProof/>
          <w:lang w:val="en-US"/>
        </w:rPr>
        <w:drawing>
          <wp:inline distT="0" distB="0" distL="0" distR="0" wp14:anchorId="6F774A9F" wp14:editId="117880B5">
            <wp:extent cx="3885588" cy="3073612"/>
            <wp:effectExtent l="25400" t="25400" r="102235" b="101600"/>
            <wp:docPr id="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703" cy="30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1AB5" w:rsidRPr="00EE04A6" w:rsidSect="00B416AA">
      <w:footerReference w:type="default" r:id="rId19"/>
      <w:pgSz w:w="11906" w:h="16838" w:code="9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32C7D9" w14:textId="77777777" w:rsidR="00A92B09" w:rsidRDefault="00A92B09">
      <w:r>
        <w:separator/>
      </w:r>
    </w:p>
  </w:endnote>
  <w:endnote w:type="continuationSeparator" w:id="0">
    <w:p w14:paraId="38659673" w14:textId="77777777" w:rsidR="00A92B09" w:rsidRDefault="00A92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07596C" w14:textId="415872A1" w:rsidR="00A92B09" w:rsidRDefault="00A92B09">
    <w:pPr>
      <w:pStyle w:val="Footer"/>
    </w:pPr>
    <w:r>
      <w:tab/>
    </w:r>
    <w:r>
      <w:tab/>
    </w:r>
    <w:r w:rsidRPr="006931F1">
      <w:t xml:space="preserve">Seite </w:t>
    </w:r>
    <w:r w:rsidRPr="006931F1">
      <w:fldChar w:fldCharType="begin"/>
    </w:r>
    <w:r w:rsidRPr="006931F1">
      <w:instrText xml:space="preserve"> PAGE </w:instrText>
    </w:r>
    <w:r w:rsidRPr="006931F1">
      <w:fldChar w:fldCharType="separate"/>
    </w:r>
    <w:r>
      <w:rPr>
        <w:noProof/>
      </w:rPr>
      <w:t>4</w:t>
    </w:r>
    <w:r w:rsidRPr="006931F1">
      <w:fldChar w:fldCharType="end"/>
    </w:r>
    <w:r w:rsidRPr="006931F1">
      <w:t xml:space="preserve"> von </w:t>
    </w:r>
    <w:fldSimple w:instr=" NUMPAGES 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D98A5C" w14:textId="77777777" w:rsidR="00A92B09" w:rsidRDefault="00A92B09">
      <w:r>
        <w:separator/>
      </w:r>
    </w:p>
  </w:footnote>
  <w:footnote w:type="continuationSeparator" w:id="0">
    <w:p w14:paraId="1A3246AD" w14:textId="77777777" w:rsidR="00A92B09" w:rsidRDefault="00A92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10082"/>
    <w:multiLevelType w:val="hybridMultilevel"/>
    <w:tmpl w:val="C5E4787C"/>
    <w:lvl w:ilvl="0" w:tplc="44D28D9A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80" w:hanging="360"/>
      </w:p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>
    <w:nsid w:val="22664BE8"/>
    <w:multiLevelType w:val="hybridMultilevel"/>
    <w:tmpl w:val="9D7630A0"/>
    <w:lvl w:ilvl="0" w:tplc="15386154">
      <w:start w:val="1"/>
      <w:numFmt w:val="bullet"/>
      <w:lvlText w:val="-"/>
      <w:lvlJc w:val="left"/>
      <w:pPr>
        <w:tabs>
          <w:tab w:val="num" w:pos="3220"/>
        </w:tabs>
        <w:ind w:left="32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2">
    <w:nsid w:val="276B6836"/>
    <w:multiLevelType w:val="multilevel"/>
    <w:tmpl w:val="49D02950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3">
    <w:nsid w:val="31ED049E"/>
    <w:multiLevelType w:val="multilevel"/>
    <w:tmpl w:val="54AE312A"/>
    <w:lvl w:ilvl="0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4">
    <w:nsid w:val="33FE5C1F"/>
    <w:multiLevelType w:val="hybridMultilevel"/>
    <w:tmpl w:val="536A8E18"/>
    <w:lvl w:ilvl="0" w:tplc="31922DE0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80" w:hanging="360"/>
      </w:p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>
    <w:nsid w:val="353443A9"/>
    <w:multiLevelType w:val="hybridMultilevel"/>
    <w:tmpl w:val="0C6A8430"/>
    <w:lvl w:ilvl="0" w:tplc="8F3EA890">
      <w:start w:val="1"/>
      <w:numFmt w:val="bullet"/>
      <w:lvlText w:val="-"/>
      <w:lvlJc w:val="left"/>
      <w:pPr>
        <w:ind w:left="1320" w:hanging="360"/>
      </w:pPr>
      <w:rPr>
        <w:rFonts w:ascii="Arial" w:hAnsi="Arial" w:hint="default"/>
        <w:lang w:val="de-CH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>
    <w:nsid w:val="356B0A66"/>
    <w:multiLevelType w:val="hybridMultilevel"/>
    <w:tmpl w:val="32E6015A"/>
    <w:lvl w:ilvl="0" w:tplc="0407000F">
      <w:start w:val="1"/>
      <w:numFmt w:val="upperLetter"/>
      <w:lvlText w:val="%1."/>
      <w:lvlJc w:val="left"/>
      <w:pPr>
        <w:ind w:left="960" w:hanging="360"/>
      </w:pPr>
    </w:lvl>
    <w:lvl w:ilvl="1" w:tplc="234A2F18">
      <w:start w:val="2"/>
      <w:numFmt w:val="bullet"/>
      <w:lvlText w:val="-"/>
      <w:lvlJc w:val="left"/>
      <w:pPr>
        <w:ind w:left="960" w:hanging="360"/>
      </w:pPr>
      <w:rPr>
        <w:rFonts w:ascii="Calibri" w:eastAsia="Times New Roman" w:hAnsi="Calibri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">
    <w:nsid w:val="3ADA0117"/>
    <w:multiLevelType w:val="hybridMultilevel"/>
    <w:tmpl w:val="54AE312A"/>
    <w:lvl w:ilvl="0" w:tplc="A4409E66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0407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>
    <w:nsid w:val="45B1518E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00-LISTE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673767A"/>
    <w:multiLevelType w:val="hybridMultilevel"/>
    <w:tmpl w:val="8DF0D2FA"/>
    <w:lvl w:ilvl="0" w:tplc="CD34BE86">
      <w:start w:val="1"/>
      <w:numFmt w:val="upperRoman"/>
      <w:pStyle w:val="Unnummerierteberschrift"/>
      <w:lvlText w:val="%1."/>
      <w:lvlJc w:val="right"/>
      <w:pPr>
        <w:tabs>
          <w:tab w:val="num" w:pos="720"/>
        </w:tabs>
        <w:ind w:left="720" w:hanging="180"/>
      </w:pPr>
    </w:lvl>
    <w:lvl w:ilvl="1" w:tplc="5B16E29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9214319"/>
    <w:multiLevelType w:val="multilevel"/>
    <w:tmpl w:val="460CAC34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4B070CF0"/>
    <w:multiLevelType w:val="hybridMultilevel"/>
    <w:tmpl w:val="A296BE9E"/>
    <w:lvl w:ilvl="0" w:tplc="04070001">
      <w:start w:val="1"/>
      <w:numFmt w:val="bullet"/>
      <w:lvlText w:val=""/>
      <w:lvlJc w:val="left"/>
      <w:pPr>
        <w:ind w:left="96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12">
    <w:nsid w:val="563D2160"/>
    <w:multiLevelType w:val="hybridMultilevel"/>
    <w:tmpl w:val="5308E676"/>
    <w:lvl w:ilvl="0" w:tplc="A4409E66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15386154">
      <w:start w:val="1"/>
      <w:numFmt w:val="bullet"/>
      <w:lvlText w:val="-"/>
      <w:lvlJc w:val="left"/>
      <w:pPr>
        <w:tabs>
          <w:tab w:val="num" w:pos="1900"/>
        </w:tabs>
        <w:ind w:left="1900" w:hanging="360"/>
      </w:pPr>
      <w:rPr>
        <w:rFonts w:ascii="Arial" w:hAnsi="Arial" w:hint="default"/>
      </w:rPr>
    </w:lvl>
    <w:lvl w:ilvl="2" w:tplc="0407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3">
    <w:nsid w:val="58FD31E7"/>
    <w:multiLevelType w:val="hybridMultilevel"/>
    <w:tmpl w:val="4B987EE2"/>
    <w:lvl w:ilvl="0" w:tplc="06D6C3A6">
      <w:start w:val="1"/>
      <w:numFmt w:val="bullet"/>
      <w:pStyle w:val="Aufzhlung"/>
      <w:lvlText w:val="-"/>
      <w:lvlJc w:val="left"/>
      <w:pPr>
        <w:tabs>
          <w:tab w:val="num" w:pos="1320"/>
        </w:tabs>
        <w:ind w:left="1320" w:hanging="360"/>
      </w:pPr>
      <w:rPr>
        <w:rFonts w:ascii="Arial" w:hAnsi="Arial" w:hint="default"/>
      </w:rPr>
    </w:lvl>
    <w:lvl w:ilvl="1" w:tplc="15386154">
      <w:start w:val="1"/>
      <w:numFmt w:val="bullet"/>
      <w:lvlText w:val="-"/>
      <w:lvlJc w:val="left"/>
      <w:pPr>
        <w:tabs>
          <w:tab w:val="num" w:pos="2040"/>
        </w:tabs>
        <w:ind w:left="2040" w:hanging="360"/>
      </w:pPr>
      <w:rPr>
        <w:rFonts w:ascii="Arial" w:hAnsi="Aria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Wingding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Wingding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4">
    <w:nsid w:val="5AAF316A"/>
    <w:multiLevelType w:val="hybridMultilevel"/>
    <w:tmpl w:val="FAF060B0"/>
    <w:lvl w:ilvl="0" w:tplc="0407000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>
    <w:nsid w:val="5D914B2B"/>
    <w:multiLevelType w:val="multilevel"/>
    <w:tmpl w:val="0407001F"/>
    <w:numStyleLink w:val="111111"/>
  </w:abstractNum>
  <w:abstractNum w:abstractNumId="16">
    <w:nsid w:val="647E0F4E"/>
    <w:multiLevelType w:val="hybridMultilevel"/>
    <w:tmpl w:val="A5C04E5A"/>
    <w:lvl w:ilvl="0" w:tplc="15386154">
      <w:start w:val="1"/>
      <w:numFmt w:val="bullet"/>
      <w:lvlText w:val="-"/>
      <w:lvlJc w:val="left"/>
      <w:pPr>
        <w:tabs>
          <w:tab w:val="num" w:pos="2500"/>
        </w:tabs>
        <w:ind w:left="250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7">
    <w:nsid w:val="650B303C"/>
    <w:multiLevelType w:val="hybridMultilevel"/>
    <w:tmpl w:val="1D5E1248"/>
    <w:lvl w:ilvl="0" w:tplc="0407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8"/>
  </w:num>
  <w:num w:numId="5">
    <w:abstractNumId w:val="15"/>
  </w:num>
  <w:num w:numId="6">
    <w:abstractNumId w:val="4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4"/>
  </w:num>
  <w:num w:numId="10">
    <w:abstractNumId w:val="13"/>
  </w:num>
  <w:num w:numId="11">
    <w:abstractNumId w:val="5"/>
  </w:num>
  <w:num w:numId="12">
    <w:abstractNumId w:val="11"/>
  </w:num>
  <w:num w:numId="13">
    <w:abstractNumId w:val="6"/>
  </w:num>
  <w:num w:numId="14">
    <w:abstractNumId w:val="17"/>
  </w:num>
  <w:num w:numId="15">
    <w:abstractNumId w:val="3"/>
  </w:num>
  <w:num w:numId="16">
    <w:abstractNumId w:val="12"/>
  </w:num>
  <w:num w:numId="17">
    <w:abstractNumId w:val="1"/>
  </w:num>
  <w:num w:numId="18">
    <w:abstractNumId w:val="16"/>
  </w:num>
  <w:num w:numId="19">
    <w:abstractNumId w:val="1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de-CH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2835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CB7"/>
    <w:rsid w:val="000059B0"/>
    <w:rsid w:val="00007A9E"/>
    <w:rsid w:val="00016694"/>
    <w:rsid w:val="000309A1"/>
    <w:rsid w:val="0003492D"/>
    <w:rsid w:val="00060CF3"/>
    <w:rsid w:val="00071E37"/>
    <w:rsid w:val="00092E21"/>
    <w:rsid w:val="000D41A9"/>
    <w:rsid w:val="000D726A"/>
    <w:rsid w:val="000F0EDD"/>
    <w:rsid w:val="000F2687"/>
    <w:rsid w:val="00102AB2"/>
    <w:rsid w:val="001075AF"/>
    <w:rsid w:val="001126E6"/>
    <w:rsid w:val="001204B5"/>
    <w:rsid w:val="00124BC7"/>
    <w:rsid w:val="00127740"/>
    <w:rsid w:val="001505D1"/>
    <w:rsid w:val="001604EF"/>
    <w:rsid w:val="001A26A4"/>
    <w:rsid w:val="001A53C8"/>
    <w:rsid w:val="001F1D12"/>
    <w:rsid w:val="002047F7"/>
    <w:rsid w:val="00216454"/>
    <w:rsid w:val="002259CF"/>
    <w:rsid w:val="00234B60"/>
    <w:rsid w:val="00237CAB"/>
    <w:rsid w:val="00247114"/>
    <w:rsid w:val="002739D7"/>
    <w:rsid w:val="00276843"/>
    <w:rsid w:val="002916C3"/>
    <w:rsid w:val="002926F1"/>
    <w:rsid w:val="002A22A4"/>
    <w:rsid w:val="002B0589"/>
    <w:rsid w:val="002D32CE"/>
    <w:rsid w:val="002E55B0"/>
    <w:rsid w:val="0031102D"/>
    <w:rsid w:val="00311B24"/>
    <w:rsid w:val="00312C38"/>
    <w:rsid w:val="00314624"/>
    <w:rsid w:val="003215B4"/>
    <w:rsid w:val="003472CA"/>
    <w:rsid w:val="00350407"/>
    <w:rsid w:val="00362ECD"/>
    <w:rsid w:val="00372414"/>
    <w:rsid w:val="00383ED2"/>
    <w:rsid w:val="003962AC"/>
    <w:rsid w:val="003A3A69"/>
    <w:rsid w:val="003B063C"/>
    <w:rsid w:val="003B2363"/>
    <w:rsid w:val="003C4AAC"/>
    <w:rsid w:val="003C4F57"/>
    <w:rsid w:val="003F135C"/>
    <w:rsid w:val="00414B34"/>
    <w:rsid w:val="00423215"/>
    <w:rsid w:val="004439A2"/>
    <w:rsid w:val="004530C7"/>
    <w:rsid w:val="0047486D"/>
    <w:rsid w:val="00486BED"/>
    <w:rsid w:val="004936B9"/>
    <w:rsid w:val="0049508A"/>
    <w:rsid w:val="004B1562"/>
    <w:rsid w:val="004D5647"/>
    <w:rsid w:val="004D7AAB"/>
    <w:rsid w:val="004E2F62"/>
    <w:rsid w:val="004F3C6D"/>
    <w:rsid w:val="004F441E"/>
    <w:rsid w:val="0050174E"/>
    <w:rsid w:val="0051126C"/>
    <w:rsid w:val="0052119D"/>
    <w:rsid w:val="0052654D"/>
    <w:rsid w:val="005347E0"/>
    <w:rsid w:val="00552CAB"/>
    <w:rsid w:val="00576B84"/>
    <w:rsid w:val="005A46FD"/>
    <w:rsid w:val="005B1B1B"/>
    <w:rsid w:val="005B64DC"/>
    <w:rsid w:val="005C3556"/>
    <w:rsid w:val="005D0DBA"/>
    <w:rsid w:val="00627D78"/>
    <w:rsid w:val="00645CB7"/>
    <w:rsid w:val="00670BDE"/>
    <w:rsid w:val="006852FC"/>
    <w:rsid w:val="006A261B"/>
    <w:rsid w:val="006A5A41"/>
    <w:rsid w:val="006B2851"/>
    <w:rsid w:val="006F4DAF"/>
    <w:rsid w:val="006F5CED"/>
    <w:rsid w:val="0070442C"/>
    <w:rsid w:val="00725ABC"/>
    <w:rsid w:val="0074005C"/>
    <w:rsid w:val="0077104D"/>
    <w:rsid w:val="00772A95"/>
    <w:rsid w:val="00784B14"/>
    <w:rsid w:val="00785431"/>
    <w:rsid w:val="00792133"/>
    <w:rsid w:val="007A262D"/>
    <w:rsid w:val="007A51B7"/>
    <w:rsid w:val="007C6497"/>
    <w:rsid w:val="007D6D3F"/>
    <w:rsid w:val="007F705E"/>
    <w:rsid w:val="00803D0C"/>
    <w:rsid w:val="00851AB5"/>
    <w:rsid w:val="008641B1"/>
    <w:rsid w:val="00867656"/>
    <w:rsid w:val="00871AD7"/>
    <w:rsid w:val="00875BAF"/>
    <w:rsid w:val="00892300"/>
    <w:rsid w:val="008D6C58"/>
    <w:rsid w:val="008D7DEF"/>
    <w:rsid w:val="008E118C"/>
    <w:rsid w:val="009137A9"/>
    <w:rsid w:val="00934B7B"/>
    <w:rsid w:val="00945DF6"/>
    <w:rsid w:val="00973700"/>
    <w:rsid w:val="0097765A"/>
    <w:rsid w:val="009878B3"/>
    <w:rsid w:val="009A3B63"/>
    <w:rsid w:val="009B59F4"/>
    <w:rsid w:val="009D264E"/>
    <w:rsid w:val="009E0E11"/>
    <w:rsid w:val="009F6ABC"/>
    <w:rsid w:val="00A22FDF"/>
    <w:rsid w:val="00A2724E"/>
    <w:rsid w:val="00A33A87"/>
    <w:rsid w:val="00A372BC"/>
    <w:rsid w:val="00A4376E"/>
    <w:rsid w:val="00A92B09"/>
    <w:rsid w:val="00A92F27"/>
    <w:rsid w:val="00AA0BC1"/>
    <w:rsid w:val="00AA4A94"/>
    <w:rsid w:val="00AB7CB6"/>
    <w:rsid w:val="00AE49D6"/>
    <w:rsid w:val="00AE4F86"/>
    <w:rsid w:val="00AE668D"/>
    <w:rsid w:val="00AF4999"/>
    <w:rsid w:val="00B0577E"/>
    <w:rsid w:val="00B07D51"/>
    <w:rsid w:val="00B1584B"/>
    <w:rsid w:val="00B266D8"/>
    <w:rsid w:val="00B416AA"/>
    <w:rsid w:val="00B576C4"/>
    <w:rsid w:val="00B61FFD"/>
    <w:rsid w:val="00B642AA"/>
    <w:rsid w:val="00B93EC9"/>
    <w:rsid w:val="00BA4E8A"/>
    <w:rsid w:val="00BB1B52"/>
    <w:rsid w:val="00BC6E1C"/>
    <w:rsid w:val="00BC7AB9"/>
    <w:rsid w:val="00BF3636"/>
    <w:rsid w:val="00C01271"/>
    <w:rsid w:val="00C12BE8"/>
    <w:rsid w:val="00C207A9"/>
    <w:rsid w:val="00C23CA2"/>
    <w:rsid w:val="00C260F5"/>
    <w:rsid w:val="00C3108A"/>
    <w:rsid w:val="00C35776"/>
    <w:rsid w:val="00C360F0"/>
    <w:rsid w:val="00C40682"/>
    <w:rsid w:val="00C501AE"/>
    <w:rsid w:val="00C5416B"/>
    <w:rsid w:val="00C63D2B"/>
    <w:rsid w:val="00C74A29"/>
    <w:rsid w:val="00C94F8F"/>
    <w:rsid w:val="00CA0A85"/>
    <w:rsid w:val="00CA7765"/>
    <w:rsid w:val="00CC072B"/>
    <w:rsid w:val="00D13427"/>
    <w:rsid w:val="00D23F9F"/>
    <w:rsid w:val="00D37BA4"/>
    <w:rsid w:val="00D41BD6"/>
    <w:rsid w:val="00D42336"/>
    <w:rsid w:val="00DC6B15"/>
    <w:rsid w:val="00DD08FC"/>
    <w:rsid w:val="00DE4E34"/>
    <w:rsid w:val="00DF4E77"/>
    <w:rsid w:val="00E0093C"/>
    <w:rsid w:val="00E02876"/>
    <w:rsid w:val="00E13819"/>
    <w:rsid w:val="00E311B2"/>
    <w:rsid w:val="00E37905"/>
    <w:rsid w:val="00E43D1B"/>
    <w:rsid w:val="00E66E2A"/>
    <w:rsid w:val="00E74E44"/>
    <w:rsid w:val="00E8224F"/>
    <w:rsid w:val="00E85998"/>
    <w:rsid w:val="00E8654C"/>
    <w:rsid w:val="00E92853"/>
    <w:rsid w:val="00EB2D9F"/>
    <w:rsid w:val="00EC4928"/>
    <w:rsid w:val="00ED78D2"/>
    <w:rsid w:val="00EE04A6"/>
    <w:rsid w:val="00EE5290"/>
    <w:rsid w:val="00F1511A"/>
    <w:rsid w:val="00F5427E"/>
    <w:rsid w:val="00F57C46"/>
    <w:rsid w:val="00F60851"/>
    <w:rsid w:val="00F74288"/>
    <w:rsid w:val="00F831A4"/>
    <w:rsid w:val="00FA490D"/>
    <w:rsid w:val="00FC7F4F"/>
    <w:rsid w:val="00FF2892"/>
    <w:rsid w:val="00FF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E7968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6154"/>
    <w:pPr>
      <w:spacing w:before="120" w:after="120"/>
      <w:ind w:left="600"/>
    </w:pPr>
    <w:rPr>
      <w:rFonts w:ascii="Calibri" w:hAnsi="Calibr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B2F71"/>
    <w:pPr>
      <w:keepNext/>
      <w:numPr>
        <w:numId w:val="1"/>
      </w:numPr>
      <w:tabs>
        <w:tab w:val="left" w:pos="600"/>
      </w:tabs>
      <w:spacing w:before="240" w:after="60"/>
      <w:outlineLvl w:val="0"/>
    </w:pPr>
    <w:rPr>
      <w:rFonts w:cs="Arial"/>
      <w:b/>
      <w:bCs/>
      <w:spacing w:val="3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704FC"/>
    <w:pPr>
      <w:keepNext/>
      <w:numPr>
        <w:ilvl w:val="1"/>
        <w:numId w:val="1"/>
      </w:numPr>
      <w:tabs>
        <w:tab w:val="clear" w:pos="792"/>
        <w:tab w:val="num" w:pos="600"/>
      </w:tabs>
      <w:spacing w:before="240" w:after="60"/>
      <w:ind w:left="600" w:hanging="60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22050"/>
    <w:pPr>
      <w:keepNext/>
      <w:numPr>
        <w:ilvl w:val="2"/>
        <w:numId w:val="1"/>
      </w:numPr>
      <w:spacing w:before="360" w:after="60"/>
      <w:ind w:left="1106" w:hanging="505"/>
      <w:outlineLvl w:val="2"/>
    </w:pPr>
    <w:rPr>
      <w:rFonts w:cs="Arial"/>
      <w:b/>
      <w:bCs/>
      <w:color w:val="663300"/>
      <w:szCs w:val="26"/>
      <w:u w:val="single"/>
    </w:rPr>
  </w:style>
  <w:style w:type="paragraph" w:styleId="Heading4">
    <w:name w:val="heading 4"/>
    <w:basedOn w:val="Normal"/>
    <w:next w:val="Normal"/>
    <w:link w:val="Heading4Char"/>
    <w:qFormat/>
    <w:rsid w:val="00C66E42"/>
    <w:pPr>
      <w:keepNext/>
      <w:spacing w:before="36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C0408D"/>
    <w:pPr>
      <w:keepNext/>
      <w:keepLines/>
      <w:spacing w:before="200" w:after="0"/>
      <w:outlineLvl w:val="4"/>
    </w:pPr>
    <w:rPr>
      <w:color w:val="2440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F64F6"/>
    <w:pPr>
      <w:spacing w:before="60"/>
    </w:pPr>
    <w:rPr>
      <w:b/>
      <w:bCs/>
      <w:i/>
      <w:sz w:val="18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DF5F47"/>
  </w:style>
  <w:style w:type="character" w:customStyle="1" w:styleId="Heading2Char">
    <w:name w:val="Heading 2 Char"/>
    <w:link w:val="Heading2"/>
    <w:rsid w:val="004704FC"/>
    <w:rPr>
      <w:rFonts w:ascii="Calibri" w:hAnsi="Calibri" w:cs="Arial"/>
      <w:b/>
      <w:bCs/>
      <w:iCs/>
      <w:szCs w:val="28"/>
      <w:lang w:val="de-CH" w:eastAsia="en-US" w:bidi="ar-SA"/>
    </w:rPr>
  </w:style>
  <w:style w:type="character" w:customStyle="1" w:styleId="Heading1Char">
    <w:name w:val="Heading 1 Char"/>
    <w:link w:val="Heading1"/>
    <w:rsid w:val="004704FC"/>
    <w:rPr>
      <w:rFonts w:ascii="Calibri" w:hAnsi="Calibri" w:cs="Arial"/>
      <w:b/>
      <w:bCs/>
      <w:spacing w:val="30"/>
      <w:kern w:val="32"/>
      <w:sz w:val="32"/>
      <w:szCs w:val="32"/>
      <w:lang w:val="de-CH" w:eastAsia="en-US" w:bidi="ar-SA"/>
    </w:rPr>
  </w:style>
  <w:style w:type="paragraph" w:customStyle="1" w:styleId="Formatvorlageberschrift2Unterschneidungab16pt1">
    <w:name w:val="Formatvorlage Überschrift 2 + Unterschneidung ab 16 pt1"/>
    <w:basedOn w:val="Heading2"/>
    <w:rsid w:val="00822050"/>
    <w:pPr>
      <w:tabs>
        <w:tab w:val="left" w:pos="600"/>
      </w:tabs>
      <w:spacing w:before="480"/>
    </w:pPr>
    <w:rPr>
      <w:iCs w:val="0"/>
      <w:kern w:val="32"/>
      <w:sz w:val="22"/>
    </w:rPr>
  </w:style>
  <w:style w:type="paragraph" w:customStyle="1" w:styleId="Formatvorlageberschrift1UntenEinfacheeinfarbigeLinieAutomatisc">
    <w:name w:val="Formatvorlage Überschrift 1 + Unten: (Einfache einfarbige Linie Automatisc..."/>
    <w:basedOn w:val="Heading1"/>
    <w:rsid w:val="004704FC"/>
    <w:pPr>
      <w:pageBreakBefore/>
      <w:pBdr>
        <w:bottom w:val="single" w:sz="4" w:space="1" w:color="auto"/>
      </w:pBdr>
      <w:tabs>
        <w:tab w:val="clear" w:pos="360"/>
      </w:tabs>
    </w:pPr>
    <w:rPr>
      <w:rFonts w:cs="Times New Roman"/>
      <w:szCs w:val="20"/>
    </w:rPr>
  </w:style>
  <w:style w:type="paragraph" w:customStyle="1" w:styleId="Unnummerierteberschrift">
    <w:name w:val="Unnummerierte Überschrift"/>
    <w:next w:val="Normal"/>
    <w:rsid w:val="004B121A"/>
    <w:pPr>
      <w:numPr>
        <w:numId w:val="2"/>
      </w:numPr>
      <w:tabs>
        <w:tab w:val="clear" w:pos="720"/>
        <w:tab w:val="left" w:pos="600"/>
      </w:tabs>
      <w:spacing w:before="240" w:after="360"/>
      <w:ind w:left="180"/>
    </w:pPr>
    <w:rPr>
      <w:rFonts w:ascii="Arial" w:hAnsi="Arial"/>
      <w:b/>
      <w:bCs/>
      <w:spacing w:val="30"/>
      <w:kern w:val="32"/>
      <w:sz w:val="32"/>
      <w:szCs w:val="24"/>
      <w:lang w:eastAsia="en-US"/>
    </w:rPr>
  </w:style>
  <w:style w:type="character" w:styleId="Hyperlink">
    <w:name w:val="Hyperlink"/>
    <w:rsid w:val="00C66E42"/>
    <w:rPr>
      <w:color w:val="0000FF"/>
      <w:u w:val="single"/>
    </w:rPr>
  </w:style>
  <w:style w:type="paragraph" w:styleId="Header">
    <w:name w:val="header"/>
    <w:basedOn w:val="Normal"/>
    <w:rsid w:val="00C66E4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C66E42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66E42"/>
  </w:style>
  <w:style w:type="character" w:styleId="FollowedHyperlink">
    <w:name w:val="FollowedHyperlink"/>
    <w:rsid w:val="00E66D9A"/>
    <w:rPr>
      <w:color w:val="800080"/>
      <w:u w:val="single"/>
    </w:rPr>
  </w:style>
  <w:style w:type="table" w:styleId="TableGrid">
    <w:name w:val="Table Grid"/>
    <w:basedOn w:val="TableNormal"/>
    <w:rsid w:val="00B76F5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paragraph" w:customStyle="1" w:styleId="prefix">
    <w:name w:val="prefix"/>
    <w:basedOn w:val="Normal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character" w:styleId="Emphasis">
    <w:name w:val="Emphasis"/>
    <w:uiPriority w:val="20"/>
    <w:qFormat/>
    <w:rsid w:val="00F07859"/>
    <w:rPr>
      <w:i/>
    </w:rPr>
  </w:style>
  <w:style w:type="paragraph" w:customStyle="1" w:styleId="Code-Beispiel">
    <w:name w:val="Code-Beispiel"/>
    <w:basedOn w:val="Normal"/>
    <w:link w:val="Code-BeispielZchn"/>
    <w:rsid w:val="009402E8"/>
    <w:pPr>
      <w:spacing w:before="0" w:after="0"/>
      <w:ind w:left="1000"/>
    </w:pPr>
    <w:rPr>
      <w:rFonts w:ascii="Courier New" w:hAnsi="Courier New"/>
      <w:sz w:val="18"/>
      <w:szCs w:val="20"/>
      <w:lang w:eastAsia="de-DE"/>
    </w:rPr>
  </w:style>
  <w:style w:type="paragraph" w:customStyle="1" w:styleId="Trennlinie">
    <w:name w:val="Trennlinie"/>
    <w:basedOn w:val="Normal"/>
    <w:next w:val="Normal"/>
    <w:qFormat/>
    <w:rsid w:val="00CD277A"/>
    <w:pPr>
      <w:pBdr>
        <w:bottom w:val="single" w:sz="4" w:space="1" w:color="auto"/>
        <w:between w:val="single" w:sz="4" w:space="1" w:color="auto"/>
      </w:pBdr>
    </w:pPr>
  </w:style>
  <w:style w:type="character" w:customStyle="1" w:styleId="Code-BeispielZchn">
    <w:name w:val="Code-Beispiel Zchn"/>
    <w:link w:val="Code-Beispiel"/>
    <w:rsid w:val="009402E8"/>
    <w:rPr>
      <w:rFonts w:ascii="Courier New" w:hAnsi="Courier New"/>
      <w:sz w:val="18"/>
      <w:lang w:val="de-CH"/>
    </w:rPr>
  </w:style>
  <w:style w:type="paragraph" w:customStyle="1" w:styleId="Trennlinieoben">
    <w:name w:val="Trennlinie oben"/>
    <w:basedOn w:val="Trennlinie"/>
    <w:qFormat/>
    <w:rsid w:val="00883B78"/>
    <w:pPr>
      <w:pBdr>
        <w:top w:val="single" w:sz="4" w:space="1" w:color="auto"/>
        <w:bottom w:val="none" w:sz="0" w:space="0" w:color="auto"/>
      </w:pBdr>
    </w:pPr>
  </w:style>
  <w:style w:type="paragraph" w:customStyle="1" w:styleId="00-LISTE">
    <w:name w:val="00-LISTE"/>
    <w:basedOn w:val="Normal"/>
    <w:qFormat/>
    <w:rsid w:val="00EC38C0"/>
    <w:pPr>
      <w:numPr>
        <w:ilvl w:val="1"/>
        <w:numId w:val="5"/>
      </w:numPr>
      <w:spacing w:before="60" w:after="60" w:line="240" w:lineRule="exact"/>
      <w:ind w:left="567" w:hanging="567"/>
    </w:pPr>
    <w:rPr>
      <w:rFonts w:eastAsia="Times"/>
      <w:sz w:val="18"/>
      <w:szCs w:val="20"/>
      <w:lang w:val="de-DE" w:eastAsia="de-DE"/>
    </w:rPr>
  </w:style>
  <w:style w:type="numbering" w:styleId="111111">
    <w:name w:val="Outline List 2"/>
    <w:basedOn w:val="NoList"/>
    <w:rsid w:val="00EC38C0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rsid w:val="00DD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" w:hAnsi="Courier" w:cs="Courier"/>
      <w:szCs w:val="20"/>
      <w:lang w:val="de-DE" w:eastAsia="de-DE"/>
    </w:rPr>
  </w:style>
  <w:style w:type="character" w:customStyle="1" w:styleId="HTMLPreformattedChar">
    <w:name w:val="HTML Preformatted Char"/>
    <w:link w:val="HTMLPreformatted"/>
    <w:uiPriority w:val="99"/>
    <w:rsid w:val="00DD2846"/>
    <w:rPr>
      <w:rFonts w:ascii="Courier" w:hAnsi="Courier" w:cs="Courier"/>
    </w:rPr>
  </w:style>
  <w:style w:type="character" w:customStyle="1" w:styleId="start-tag">
    <w:name w:val="start-tag"/>
    <w:basedOn w:val="DefaultParagraphFont"/>
    <w:rsid w:val="00DD2846"/>
  </w:style>
  <w:style w:type="character" w:customStyle="1" w:styleId="end-tag">
    <w:name w:val="end-tag"/>
    <w:basedOn w:val="DefaultParagraphFont"/>
    <w:rsid w:val="00DD2846"/>
  </w:style>
  <w:style w:type="character" w:styleId="HTMLCode">
    <w:name w:val="HTML Code"/>
    <w:rsid w:val="00566F8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link w:val="Heading4"/>
    <w:locked/>
    <w:rsid w:val="007021A3"/>
    <w:rPr>
      <w:rFonts w:ascii="Arial" w:hAnsi="Arial"/>
      <w:b/>
      <w:bCs/>
      <w:i/>
      <w:szCs w:val="28"/>
      <w:lang w:val="de-CH" w:eastAsia="en-US" w:bidi="ar-SA"/>
    </w:rPr>
  </w:style>
  <w:style w:type="character" w:customStyle="1" w:styleId="cssselectoreditable">
    <w:name w:val="cssselector editable"/>
    <w:basedOn w:val="DefaultParagraphFont"/>
    <w:rsid w:val="009914BB"/>
  </w:style>
  <w:style w:type="character" w:customStyle="1" w:styleId="csspropnameeditable">
    <w:name w:val="csspropname editable"/>
    <w:basedOn w:val="DefaultParagraphFont"/>
    <w:rsid w:val="009914BB"/>
  </w:style>
  <w:style w:type="character" w:customStyle="1" w:styleId="csscolon">
    <w:name w:val="csscolon"/>
    <w:basedOn w:val="DefaultParagraphFont"/>
    <w:rsid w:val="009914BB"/>
  </w:style>
  <w:style w:type="character" w:customStyle="1" w:styleId="csspropvalueeditable">
    <w:name w:val="csspropvalue editable"/>
    <w:basedOn w:val="DefaultParagraphFont"/>
    <w:rsid w:val="009914BB"/>
  </w:style>
  <w:style w:type="character" w:customStyle="1" w:styleId="csssemi">
    <w:name w:val="csssemi"/>
    <w:basedOn w:val="DefaultParagraphFont"/>
    <w:rsid w:val="009914BB"/>
  </w:style>
  <w:style w:type="character" w:customStyle="1" w:styleId="nodelabelboxreptarget">
    <w:name w:val="nodelabelbox reptarget"/>
    <w:basedOn w:val="DefaultParagraphFont"/>
    <w:rsid w:val="00533C7C"/>
  </w:style>
  <w:style w:type="character" w:customStyle="1" w:styleId="nodetag">
    <w:name w:val="nodetag"/>
    <w:basedOn w:val="DefaultParagraphFont"/>
    <w:rsid w:val="00533C7C"/>
  </w:style>
  <w:style w:type="character" w:customStyle="1" w:styleId="nodeattreditgroup">
    <w:name w:val="nodeattr editgroup"/>
    <w:basedOn w:val="DefaultParagraphFont"/>
    <w:rsid w:val="00533C7C"/>
  </w:style>
  <w:style w:type="character" w:customStyle="1" w:styleId="nodenameeditable">
    <w:name w:val="nodename editable"/>
    <w:basedOn w:val="DefaultParagraphFont"/>
    <w:rsid w:val="00533C7C"/>
  </w:style>
  <w:style w:type="character" w:customStyle="1" w:styleId="nodevalueeditable">
    <w:name w:val="nodevalue editable"/>
    <w:basedOn w:val="DefaultParagraphFont"/>
    <w:rsid w:val="00533C7C"/>
  </w:style>
  <w:style w:type="character" w:customStyle="1" w:styleId="nodebracketeditableinsertbefore">
    <w:name w:val="nodebracket editable insertbefore"/>
    <w:basedOn w:val="DefaultParagraphFont"/>
    <w:rsid w:val="00533C7C"/>
  </w:style>
  <w:style w:type="character" w:customStyle="1" w:styleId="nodecloselabelboxreptarget">
    <w:name w:val="nodecloselabelbox reptarget"/>
    <w:basedOn w:val="DefaultParagraphFont"/>
    <w:rsid w:val="00533C7C"/>
  </w:style>
  <w:style w:type="character" w:customStyle="1" w:styleId="nodetexteditable">
    <w:name w:val="nodetext editable"/>
    <w:basedOn w:val="DefaultParagraphFont"/>
    <w:rsid w:val="006F7EEA"/>
  </w:style>
  <w:style w:type="paragraph" w:customStyle="1" w:styleId="Listezweispaltig">
    <w:name w:val="Liste zweispaltig"/>
    <w:basedOn w:val="Normal"/>
    <w:qFormat/>
    <w:rsid w:val="009F298E"/>
    <w:pPr>
      <w:ind w:left="2835" w:hanging="2232"/>
    </w:pPr>
  </w:style>
  <w:style w:type="paragraph" w:customStyle="1" w:styleId="Tabellentext">
    <w:name w:val="Tabellentext"/>
    <w:basedOn w:val="Normal"/>
    <w:rsid w:val="00CB2000"/>
    <w:pPr>
      <w:spacing w:before="0" w:after="0"/>
      <w:ind w:left="0"/>
    </w:pPr>
    <w:rPr>
      <w:rFonts w:eastAsia="Times"/>
      <w:sz w:val="17"/>
      <w:szCs w:val="20"/>
      <w:lang w:val="de-DE" w:eastAsia="de-DE"/>
    </w:rPr>
  </w:style>
  <w:style w:type="paragraph" w:styleId="BalloonText">
    <w:name w:val="Balloon Text"/>
    <w:basedOn w:val="Normal"/>
    <w:link w:val="BalloonTextChar"/>
    <w:rsid w:val="000B4870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0B4870"/>
    <w:rPr>
      <w:rFonts w:ascii="Lucida Grande" w:hAnsi="Lucida Grande"/>
      <w:sz w:val="18"/>
      <w:szCs w:val="18"/>
      <w:lang w:val="de-CH" w:eastAsia="en-US"/>
    </w:rPr>
  </w:style>
  <w:style w:type="paragraph" w:styleId="ListParagraph">
    <w:name w:val="List Paragraph"/>
    <w:basedOn w:val="Normal"/>
    <w:qFormat/>
    <w:rsid w:val="003D7384"/>
    <w:pPr>
      <w:ind w:left="720"/>
      <w:contextualSpacing/>
    </w:pPr>
  </w:style>
  <w:style w:type="character" w:customStyle="1" w:styleId="Heading5Char">
    <w:name w:val="Heading 5 Char"/>
    <w:link w:val="Heading5"/>
    <w:rsid w:val="00C0408D"/>
    <w:rPr>
      <w:rFonts w:ascii="Calibri" w:eastAsia="Times New Roman" w:hAnsi="Calibri" w:cs="Times New Roman"/>
      <w:color w:val="244061"/>
      <w:sz w:val="20"/>
      <w:lang w:val="de-CH" w:eastAsia="en-US"/>
    </w:rPr>
  </w:style>
  <w:style w:type="paragraph" w:customStyle="1" w:styleId="Aufzhlung">
    <w:name w:val="Aufzählung"/>
    <w:basedOn w:val="Normal"/>
    <w:rsid w:val="00AF4999"/>
    <w:pPr>
      <w:numPr>
        <w:numId w:val="10"/>
      </w:numPr>
      <w:spacing w:before="40" w:after="40"/>
    </w:pPr>
  </w:style>
  <w:style w:type="paragraph" w:customStyle="1" w:styleId="Checkpunkt">
    <w:name w:val="Checkpunkt"/>
    <w:basedOn w:val="Normal"/>
    <w:rsid w:val="00AF4999"/>
    <w:pPr>
      <w:spacing w:before="0" w:after="240"/>
    </w:pPr>
    <w:rPr>
      <w:b/>
      <w:sz w:val="16"/>
    </w:rPr>
  </w:style>
  <w:style w:type="paragraph" w:customStyle="1" w:styleId="Beurteilung">
    <w:name w:val="Beurteilung"/>
    <w:basedOn w:val="Trennlinie"/>
    <w:rsid w:val="00464296"/>
    <w:pPr>
      <w:shd w:val="clear" w:color="auto" w:fill="E6E6E6"/>
      <w:spacing w:before="300" w:after="60"/>
    </w:pPr>
  </w:style>
  <w:style w:type="character" w:styleId="CommentReference">
    <w:name w:val="annotation reference"/>
    <w:rsid w:val="001204B5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04B5"/>
    <w:rPr>
      <w:szCs w:val="20"/>
    </w:rPr>
  </w:style>
  <w:style w:type="character" w:customStyle="1" w:styleId="CommentTextChar">
    <w:name w:val="Comment Text Char"/>
    <w:link w:val="CommentText"/>
    <w:rsid w:val="001204B5"/>
    <w:rPr>
      <w:rFonts w:ascii="Calibri" w:hAnsi="Calibri"/>
      <w:lang w:val="de-CH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204B5"/>
    <w:rPr>
      <w:b/>
      <w:bCs/>
    </w:rPr>
  </w:style>
  <w:style w:type="character" w:customStyle="1" w:styleId="CommentSubjectChar">
    <w:name w:val="Comment Subject Char"/>
    <w:link w:val="CommentSubject"/>
    <w:rsid w:val="001204B5"/>
    <w:rPr>
      <w:rFonts w:ascii="Calibri" w:hAnsi="Calibri"/>
      <w:b/>
      <w:bCs/>
      <w:lang w:val="de-CH" w:eastAsia="en-US"/>
    </w:rPr>
  </w:style>
  <w:style w:type="paragraph" w:customStyle="1" w:styleId="Default">
    <w:name w:val="Default"/>
    <w:rsid w:val="008641B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6154"/>
    <w:pPr>
      <w:spacing w:before="120" w:after="120"/>
      <w:ind w:left="600"/>
    </w:pPr>
    <w:rPr>
      <w:rFonts w:ascii="Calibri" w:hAnsi="Calibr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B2F71"/>
    <w:pPr>
      <w:keepNext/>
      <w:numPr>
        <w:numId w:val="1"/>
      </w:numPr>
      <w:tabs>
        <w:tab w:val="left" w:pos="600"/>
      </w:tabs>
      <w:spacing w:before="240" w:after="60"/>
      <w:outlineLvl w:val="0"/>
    </w:pPr>
    <w:rPr>
      <w:rFonts w:cs="Arial"/>
      <w:b/>
      <w:bCs/>
      <w:spacing w:val="3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704FC"/>
    <w:pPr>
      <w:keepNext/>
      <w:numPr>
        <w:ilvl w:val="1"/>
        <w:numId w:val="1"/>
      </w:numPr>
      <w:tabs>
        <w:tab w:val="clear" w:pos="792"/>
        <w:tab w:val="num" w:pos="600"/>
      </w:tabs>
      <w:spacing w:before="240" w:after="60"/>
      <w:ind w:left="600" w:hanging="60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22050"/>
    <w:pPr>
      <w:keepNext/>
      <w:numPr>
        <w:ilvl w:val="2"/>
        <w:numId w:val="1"/>
      </w:numPr>
      <w:spacing w:before="360" w:after="60"/>
      <w:ind w:left="1106" w:hanging="505"/>
      <w:outlineLvl w:val="2"/>
    </w:pPr>
    <w:rPr>
      <w:rFonts w:cs="Arial"/>
      <w:b/>
      <w:bCs/>
      <w:color w:val="663300"/>
      <w:szCs w:val="26"/>
      <w:u w:val="single"/>
    </w:rPr>
  </w:style>
  <w:style w:type="paragraph" w:styleId="Heading4">
    <w:name w:val="heading 4"/>
    <w:basedOn w:val="Normal"/>
    <w:next w:val="Normal"/>
    <w:link w:val="Heading4Char"/>
    <w:qFormat/>
    <w:rsid w:val="00C66E42"/>
    <w:pPr>
      <w:keepNext/>
      <w:spacing w:before="36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C0408D"/>
    <w:pPr>
      <w:keepNext/>
      <w:keepLines/>
      <w:spacing w:before="200" w:after="0"/>
      <w:outlineLvl w:val="4"/>
    </w:pPr>
    <w:rPr>
      <w:color w:val="2440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F64F6"/>
    <w:pPr>
      <w:spacing w:before="60"/>
    </w:pPr>
    <w:rPr>
      <w:b/>
      <w:bCs/>
      <w:i/>
      <w:sz w:val="18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DF5F47"/>
  </w:style>
  <w:style w:type="character" w:customStyle="1" w:styleId="Heading2Char">
    <w:name w:val="Heading 2 Char"/>
    <w:link w:val="Heading2"/>
    <w:rsid w:val="004704FC"/>
    <w:rPr>
      <w:rFonts w:ascii="Calibri" w:hAnsi="Calibri" w:cs="Arial"/>
      <w:b/>
      <w:bCs/>
      <w:iCs/>
      <w:szCs w:val="28"/>
      <w:lang w:val="de-CH" w:eastAsia="en-US" w:bidi="ar-SA"/>
    </w:rPr>
  </w:style>
  <w:style w:type="character" w:customStyle="1" w:styleId="Heading1Char">
    <w:name w:val="Heading 1 Char"/>
    <w:link w:val="Heading1"/>
    <w:rsid w:val="004704FC"/>
    <w:rPr>
      <w:rFonts w:ascii="Calibri" w:hAnsi="Calibri" w:cs="Arial"/>
      <w:b/>
      <w:bCs/>
      <w:spacing w:val="30"/>
      <w:kern w:val="32"/>
      <w:sz w:val="32"/>
      <w:szCs w:val="32"/>
      <w:lang w:val="de-CH" w:eastAsia="en-US" w:bidi="ar-SA"/>
    </w:rPr>
  </w:style>
  <w:style w:type="paragraph" w:customStyle="1" w:styleId="Formatvorlageberschrift2Unterschneidungab16pt1">
    <w:name w:val="Formatvorlage Überschrift 2 + Unterschneidung ab 16 pt1"/>
    <w:basedOn w:val="Heading2"/>
    <w:rsid w:val="00822050"/>
    <w:pPr>
      <w:tabs>
        <w:tab w:val="left" w:pos="600"/>
      </w:tabs>
      <w:spacing w:before="480"/>
    </w:pPr>
    <w:rPr>
      <w:iCs w:val="0"/>
      <w:kern w:val="32"/>
      <w:sz w:val="22"/>
    </w:rPr>
  </w:style>
  <w:style w:type="paragraph" w:customStyle="1" w:styleId="Formatvorlageberschrift1UntenEinfacheeinfarbigeLinieAutomatisc">
    <w:name w:val="Formatvorlage Überschrift 1 + Unten: (Einfache einfarbige Linie Automatisc..."/>
    <w:basedOn w:val="Heading1"/>
    <w:rsid w:val="004704FC"/>
    <w:pPr>
      <w:pageBreakBefore/>
      <w:pBdr>
        <w:bottom w:val="single" w:sz="4" w:space="1" w:color="auto"/>
      </w:pBdr>
      <w:tabs>
        <w:tab w:val="clear" w:pos="360"/>
      </w:tabs>
    </w:pPr>
    <w:rPr>
      <w:rFonts w:cs="Times New Roman"/>
      <w:szCs w:val="20"/>
    </w:rPr>
  </w:style>
  <w:style w:type="paragraph" w:customStyle="1" w:styleId="Unnummerierteberschrift">
    <w:name w:val="Unnummerierte Überschrift"/>
    <w:next w:val="Normal"/>
    <w:rsid w:val="004B121A"/>
    <w:pPr>
      <w:numPr>
        <w:numId w:val="2"/>
      </w:numPr>
      <w:tabs>
        <w:tab w:val="clear" w:pos="720"/>
        <w:tab w:val="left" w:pos="600"/>
      </w:tabs>
      <w:spacing w:before="240" w:after="360"/>
      <w:ind w:left="180"/>
    </w:pPr>
    <w:rPr>
      <w:rFonts w:ascii="Arial" w:hAnsi="Arial"/>
      <w:b/>
      <w:bCs/>
      <w:spacing w:val="30"/>
      <w:kern w:val="32"/>
      <w:sz w:val="32"/>
      <w:szCs w:val="24"/>
      <w:lang w:eastAsia="en-US"/>
    </w:rPr>
  </w:style>
  <w:style w:type="character" w:styleId="Hyperlink">
    <w:name w:val="Hyperlink"/>
    <w:rsid w:val="00C66E42"/>
    <w:rPr>
      <w:color w:val="0000FF"/>
      <w:u w:val="single"/>
    </w:rPr>
  </w:style>
  <w:style w:type="paragraph" w:styleId="Header">
    <w:name w:val="header"/>
    <w:basedOn w:val="Normal"/>
    <w:rsid w:val="00C66E4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C66E42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66E42"/>
  </w:style>
  <w:style w:type="character" w:styleId="FollowedHyperlink">
    <w:name w:val="FollowedHyperlink"/>
    <w:rsid w:val="00E66D9A"/>
    <w:rPr>
      <w:color w:val="800080"/>
      <w:u w:val="single"/>
    </w:rPr>
  </w:style>
  <w:style w:type="table" w:styleId="TableGrid">
    <w:name w:val="Table Grid"/>
    <w:basedOn w:val="TableNormal"/>
    <w:rsid w:val="00B76F5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paragraph" w:customStyle="1" w:styleId="prefix">
    <w:name w:val="prefix"/>
    <w:basedOn w:val="Normal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character" w:styleId="Emphasis">
    <w:name w:val="Emphasis"/>
    <w:uiPriority w:val="20"/>
    <w:qFormat/>
    <w:rsid w:val="00F07859"/>
    <w:rPr>
      <w:i/>
    </w:rPr>
  </w:style>
  <w:style w:type="paragraph" w:customStyle="1" w:styleId="Code-Beispiel">
    <w:name w:val="Code-Beispiel"/>
    <w:basedOn w:val="Normal"/>
    <w:link w:val="Code-BeispielZchn"/>
    <w:rsid w:val="009402E8"/>
    <w:pPr>
      <w:spacing w:before="0" w:after="0"/>
      <w:ind w:left="1000"/>
    </w:pPr>
    <w:rPr>
      <w:rFonts w:ascii="Courier New" w:hAnsi="Courier New"/>
      <w:sz w:val="18"/>
      <w:szCs w:val="20"/>
      <w:lang w:eastAsia="de-DE"/>
    </w:rPr>
  </w:style>
  <w:style w:type="paragraph" w:customStyle="1" w:styleId="Trennlinie">
    <w:name w:val="Trennlinie"/>
    <w:basedOn w:val="Normal"/>
    <w:next w:val="Normal"/>
    <w:qFormat/>
    <w:rsid w:val="00CD277A"/>
    <w:pPr>
      <w:pBdr>
        <w:bottom w:val="single" w:sz="4" w:space="1" w:color="auto"/>
        <w:between w:val="single" w:sz="4" w:space="1" w:color="auto"/>
      </w:pBdr>
    </w:pPr>
  </w:style>
  <w:style w:type="character" w:customStyle="1" w:styleId="Code-BeispielZchn">
    <w:name w:val="Code-Beispiel Zchn"/>
    <w:link w:val="Code-Beispiel"/>
    <w:rsid w:val="009402E8"/>
    <w:rPr>
      <w:rFonts w:ascii="Courier New" w:hAnsi="Courier New"/>
      <w:sz w:val="18"/>
      <w:lang w:val="de-CH"/>
    </w:rPr>
  </w:style>
  <w:style w:type="paragraph" w:customStyle="1" w:styleId="Trennlinieoben">
    <w:name w:val="Trennlinie oben"/>
    <w:basedOn w:val="Trennlinie"/>
    <w:qFormat/>
    <w:rsid w:val="00883B78"/>
    <w:pPr>
      <w:pBdr>
        <w:top w:val="single" w:sz="4" w:space="1" w:color="auto"/>
        <w:bottom w:val="none" w:sz="0" w:space="0" w:color="auto"/>
      </w:pBdr>
    </w:pPr>
  </w:style>
  <w:style w:type="paragraph" w:customStyle="1" w:styleId="00-LISTE">
    <w:name w:val="00-LISTE"/>
    <w:basedOn w:val="Normal"/>
    <w:qFormat/>
    <w:rsid w:val="00EC38C0"/>
    <w:pPr>
      <w:numPr>
        <w:ilvl w:val="1"/>
        <w:numId w:val="5"/>
      </w:numPr>
      <w:spacing w:before="60" w:after="60" w:line="240" w:lineRule="exact"/>
      <w:ind w:left="567" w:hanging="567"/>
    </w:pPr>
    <w:rPr>
      <w:rFonts w:eastAsia="Times"/>
      <w:sz w:val="18"/>
      <w:szCs w:val="20"/>
      <w:lang w:val="de-DE" w:eastAsia="de-DE"/>
    </w:rPr>
  </w:style>
  <w:style w:type="numbering" w:styleId="111111">
    <w:name w:val="Outline List 2"/>
    <w:basedOn w:val="NoList"/>
    <w:rsid w:val="00EC38C0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rsid w:val="00DD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" w:hAnsi="Courier" w:cs="Courier"/>
      <w:szCs w:val="20"/>
      <w:lang w:val="de-DE" w:eastAsia="de-DE"/>
    </w:rPr>
  </w:style>
  <w:style w:type="character" w:customStyle="1" w:styleId="HTMLPreformattedChar">
    <w:name w:val="HTML Preformatted Char"/>
    <w:link w:val="HTMLPreformatted"/>
    <w:uiPriority w:val="99"/>
    <w:rsid w:val="00DD2846"/>
    <w:rPr>
      <w:rFonts w:ascii="Courier" w:hAnsi="Courier" w:cs="Courier"/>
    </w:rPr>
  </w:style>
  <w:style w:type="character" w:customStyle="1" w:styleId="start-tag">
    <w:name w:val="start-tag"/>
    <w:basedOn w:val="DefaultParagraphFont"/>
    <w:rsid w:val="00DD2846"/>
  </w:style>
  <w:style w:type="character" w:customStyle="1" w:styleId="end-tag">
    <w:name w:val="end-tag"/>
    <w:basedOn w:val="DefaultParagraphFont"/>
    <w:rsid w:val="00DD2846"/>
  </w:style>
  <w:style w:type="character" w:styleId="HTMLCode">
    <w:name w:val="HTML Code"/>
    <w:rsid w:val="00566F8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link w:val="Heading4"/>
    <w:locked/>
    <w:rsid w:val="007021A3"/>
    <w:rPr>
      <w:rFonts w:ascii="Arial" w:hAnsi="Arial"/>
      <w:b/>
      <w:bCs/>
      <w:i/>
      <w:szCs w:val="28"/>
      <w:lang w:val="de-CH" w:eastAsia="en-US" w:bidi="ar-SA"/>
    </w:rPr>
  </w:style>
  <w:style w:type="character" w:customStyle="1" w:styleId="cssselectoreditable">
    <w:name w:val="cssselector editable"/>
    <w:basedOn w:val="DefaultParagraphFont"/>
    <w:rsid w:val="009914BB"/>
  </w:style>
  <w:style w:type="character" w:customStyle="1" w:styleId="csspropnameeditable">
    <w:name w:val="csspropname editable"/>
    <w:basedOn w:val="DefaultParagraphFont"/>
    <w:rsid w:val="009914BB"/>
  </w:style>
  <w:style w:type="character" w:customStyle="1" w:styleId="csscolon">
    <w:name w:val="csscolon"/>
    <w:basedOn w:val="DefaultParagraphFont"/>
    <w:rsid w:val="009914BB"/>
  </w:style>
  <w:style w:type="character" w:customStyle="1" w:styleId="csspropvalueeditable">
    <w:name w:val="csspropvalue editable"/>
    <w:basedOn w:val="DefaultParagraphFont"/>
    <w:rsid w:val="009914BB"/>
  </w:style>
  <w:style w:type="character" w:customStyle="1" w:styleId="csssemi">
    <w:name w:val="csssemi"/>
    <w:basedOn w:val="DefaultParagraphFont"/>
    <w:rsid w:val="009914BB"/>
  </w:style>
  <w:style w:type="character" w:customStyle="1" w:styleId="nodelabelboxreptarget">
    <w:name w:val="nodelabelbox reptarget"/>
    <w:basedOn w:val="DefaultParagraphFont"/>
    <w:rsid w:val="00533C7C"/>
  </w:style>
  <w:style w:type="character" w:customStyle="1" w:styleId="nodetag">
    <w:name w:val="nodetag"/>
    <w:basedOn w:val="DefaultParagraphFont"/>
    <w:rsid w:val="00533C7C"/>
  </w:style>
  <w:style w:type="character" w:customStyle="1" w:styleId="nodeattreditgroup">
    <w:name w:val="nodeattr editgroup"/>
    <w:basedOn w:val="DefaultParagraphFont"/>
    <w:rsid w:val="00533C7C"/>
  </w:style>
  <w:style w:type="character" w:customStyle="1" w:styleId="nodenameeditable">
    <w:name w:val="nodename editable"/>
    <w:basedOn w:val="DefaultParagraphFont"/>
    <w:rsid w:val="00533C7C"/>
  </w:style>
  <w:style w:type="character" w:customStyle="1" w:styleId="nodevalueeditable">
    <w:name w:val="nodevalue editable"/>
    <w:basedOn w:val="DefaultParagraphFont"/>
    <w:rsid w:val="00533C7C"/>
  </w:style>
  <w:style w:type="character" w:customStyle="1" w:styleId="nodebracketeditableinsertbefore">
    <w:name w:val="nodebracket editable insertbefore"/>
    <w:basedOn w:val="DefaultParagraphFont"/>
    <w:rsid w:val="00533C7C"/>
  </w:style>
  <w:style w:type="character" w:customStyle="1" w:styleId="nodecloselabelboxreptarget">
    <w:name w:val="nodecloselabelbox reptarget"/>
    <w:basedOn w:val="DefaultParagraphFont"/>
    <w:rsid w:val="00533C7C"/>
  </w:style>
  <w:style w:type="character" w:customStyle="1" w:styleId="nodetexteditable">
    <w:name w:val="nodetext editable"/>
    <w:basedOn w:val="DefaultParagraphFont"/>
    <w:rsid w:val="006F7EEA"/>
  </w:style>
  <w:style w:type="paragraph" w:customStyle="1" w:styleId="Listezweispaltig">
    <w:name w:val="Liste zweispaltig"/>
    <w:basedOn w:val="Normal"/>
    <w:qFormat/>
    <w:rsid w:val="009F298E"/>
    <w:pPr>
      <w:ind w:left="2835" w:hanging="2232"/>
    </w:pPr>
  </w:style>
  <w:style w:type="paragraph" w:customStyle="1" w:styleId="Tabellentext">
    <w:name w:val="Tabellentext"/>
    <w:basedOn w:val="Normal"/>
    <w:rsid w:val="00CB2000"/>
    <w:pPr>
      <w:spacing w:before="0" w:after="0"/>
      <w:ind w:left="0"/>
    </w:pPr>
    <w:rPr>
      <w:rFonts w:eastAsia="Times"/>
      <w:sz w:val="17"/>
      <w:szCs w:val="20"/>
      <w:lang w:val="de-DE" w:eastAsia="de-DE"/>
    </w:rPr>
  </w:style>
  <w:style w:type="paragraph" w:styleId="BalloonText">
    <w:name w:val="Balloon Text"/>
    <w:basedOn w:val="Normal"/>
    <w:link w:val="BalloonTextChar"/>
    <w:rsid w:val="000B4870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0B4870"/>
    <w:rPr>
      <w:rFonts w:ascii="Lucida Grande" w:hAnsi="Lucida Grande"/>
      <w:sz w:val="18"/>
      <w:szCs w:val="18"/>
      <w:lang w:val="de-CH" w:eastAsia="en-US"/>
    </w:rPr>
  </w:style>
  <w:style w:type="paragraph" w:styleId="ListParagraph">
    <w:name w:val="List Paragraph"/>
    <w:basedOn w:val="Normal"/>
    <w:qFormat/>
    <w:rsid w:val="003D7384"/>
    <w:pPr>
      <w:ind w:left="720"/>
      <w:contextualSpacing/>
    </w:pPr>
  </w:style>
  <w:style w:type="character" w:customStyle="1" w:styleId="Heading5Char">
    <w:name w:val="Heading 5 Char"/>
    <w:link w:val="Heading5"/>
    <w:rsid w:val="00C0408D"/>
    <w:rPr>
      <w:rFonts w:ascii="Calibri" w:eastAsia="Times New Roman" w:hAnsi="Calibri" w:cs="Times New Roman"/>
      <w:color w:val="244061"/>
      <w:sz w:val="20"/>
      <w:lang w:val="de-CH" w:eastAsia="en-US"/>
    </w:rPr>
  </w:style>
  <w:style w:type="paragraph" w:customStyle="1" w:styleId="Aufzhlung">
    <w:name w:val="Aufzählung"/>
    <w:basedOn w:val="Normal"/>
    <w:rsid w:val="00AF4999"/>
    <w:pPr>
      <w:numPr>
        <w:numId w:val="10"/>
      </w:numPr>
      <w:spacing w:before="40" w:after="40"/>
    </w:pPr>
  </w:style>
  <w:style w:type="paragraph" w:customStyle="1" w:styleId="Checkpunkt">
    <w:name w:val="Checkpunkt"/>
    <w:basedOn w:val="Normal"/>
    <w:rsid w:val="00AF4999"/>
    <w:pPr>
      <w:spacing w:before="0" w:after="240"/>
    </w:pPr>
    <w:rPr>
      <w:b/>
      <w:sz w:val="16"/>
    </w:rPr>
  </w:style>
  <w:style w:type="paragraph" w:customStyle="1" w:styleId="Beurteilung">
    <w:name w:val="Beurteilung"/>
    <w:basedOn w:val="Trennlinie"/>
    <w:rsid w:val="00464296"/>
    <w:pPr>
      <w:shd w:val="clear" w:color="auto" w:fill="E6E6E6"/>
      <w:spacing w:before="300" w:after="60"/>
    </w:pPr>
  </w:style>
  <w:style w:type="character" w:styleId="CommentReference">
    <w:name w:val="annotation reference"/>
    <w:rsid w:val="001204B5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04B5"/>
    <w:rPr>
      <w:szCs w:val="20"/>
    </w:rPr>
  </w:style>
  <w:style w:type="character" w:customStyle="1" w:styleId="CommentTextChar">
    <w:name w:val="Comment Text Char"/>
    <w:link w:val="CommentText"/>
    <w:rsid w:val="001204B5"/>
    <w:rPr>
      <w:rFonts w:ascii="Calibri" w:hAnsi="Calibri"/>
      <w:lang w:val="de-CH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204B5"/>
    <w:rPr>
      <w:b/>
      <w:bCs/>
    </w:rPr>
  </w:style>
  <w:style w:type="character" w:customStyle="1" w:styleId="CommentSubjectChar">
    <w:name w:val="Comment Subject Char"/>
    <w:link w:val="CommentSubject"/>
    <w:rsid w:val="001204B5"/>
    <w:rPr>
      <w:rFonts w:ascii="Calibri" w:hAnsi="Calibri"/>
      <w:b/>
      <w:bCs/>
      <w:lang w:val="de-CH" w:eastAsia="en-US"/>
    </w:rPr>
  </w:style>
  <w:style w:type="paragraph" w:customStyle="1" w:styleId="Default">
    <w:name w:val="Default"/>
    <w:rsid w:val="008641B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09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2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4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8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5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2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4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25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2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6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824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51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0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0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access-for-all.ch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876AC-55E8-FD43-81EA-B8FC43DC6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193</Words>
  <Characters>1102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Accessibility-Test P028</vt:lpstr>
    </vt:vector>
  </TitlesOfParts>
  <Manager>Markus Riesch</Manager>
  <Company>Zugang für alle</Company>
  <LinksUpToDate>false</LinksUpToDate>
  <CharactersWithSpaces>1293</CharactersWithSpaces>
  <SharedDoc>false</SharedDoc>
  <HyperlinkBase/>
  <HLinks>
    <vt:vector size="174" baseType="variant">
      <vt:variant>
        <vt:i4>5636100</vt:i4>
      </vt:variant>
      <vt:variant>
        <vt:i4>90</vt:i4>
      </vt:variant>
      <vt:variant>
        <vt:i4>0</vt:i4>
      </vt:variant>
      <vt:variant>
        <vt:i4>5</vt:i4>
      </vt:variant>
      <vt:variant>
        <vt:lpwstr>http://www.w3.org/TR/WCAG20/</vt:lpwstr>
      </vt:variant>
      <vt:variant>
        <vt:lpwstr/>
      </vt:variant>
      <vt:variant>
        <vt:i4>1310742</vt:i4>
      </vt:variant>
      <vt:variant>
        <vt:i4>87</vt:i4>
      </vt:variant>
      <vt:variant>
        <vt:i4>0</vt:i4>
      </vt:variant>
      <vt:variant>
        <vt:i4>5</vt:i4>
      </vt:variant>
      <vt:variant>
        <vt:lpwstr>http://www.access-for-all.ch/richtlinien</vt:lpwstr>
      </vt:variant>
      <vt:variant>
        <vt:lpwstr/>
      </vt:variant>
      <vt:variant>
        <vt:i4>6029341</vt:i4>
      </vt:variant>
      <vt:variant>
        <vt:i4>84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>glossary</vt:lpwstr>
      </vt:variant>
      <vt:variant>
        <vt:i4>7143535</vt:i4>
      </vt:variant>
      <vt:variant>
        <vt:i4>81</vt:i4>
      </vt:variant>
      <vt:variant>
        <vt:i4>0</vt:i4>
      </vt:variant>
      <vt:variant>
        <vt:i4>5</vt:i4>
      </vt:variant>
      <vt:variant>
        <vt:lpwstr>http://wcag2.0-blog.de/2009-07-20/</vt:lpwstr>
      </vt:variant>
      <vt:variant>
        <vt:lpwstr>atdef</vt:lpwstr>
      </vt:variant>
      <vt:variant>
        <vt:i4>2031711</vt:i4>
      </vt:variant>
      <vt:variant>
        <vt:i4>78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5963796</vt:i4>
      </vt:variant>
      <vt:variant>
        <vt:i4>75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/>
      </vt:variant>
      <vt:variant>
        <vt:i4>4456467</vt:i4>
      </vt:variant>
      <vt:variant>
        <vt:i4>72</vt:i4>
      </vt:variant>
      <vt:variant>
        <vt:i4>0</vt:i4>
      </vt:variant>
      <vt:variant>
        <vt:i4>5</vt:i4>
      </vt:variant>
      <vt:variant>
        <vt:lpwstr>http://www.access-for-all.ch/ch/pdf-werkstatt/pac-pdf-accessibility-checker.html</vt:lpwstr>
      </vt:variant>
      <vt:variant>
        <vt:lpwstr/>
      </vt:variant>
      <vt:variant>
        <vt:i4>76</vt:i4>
      </vt:variant>
      <vt:variant>
        <vt:i4>63</vt:i4>
      </vt:variant>
      <vt:variant>
        <vt:i4>0</vt:i4>
      </vt:variant>
      <vt:variant>
        <vt:i4>5</vt:i4>
      </vt:variant>
      <vt:variant>
        <vt:lpwstr>http://www.w3.org/QA/2002/04/valid-dtd-list.html</vt:lpwstr>
      </vt:variant>
      <vt:variant>
        <vt:lpwstr/>
      </vt:variant>
      <vt:variant>
        <vt:i4>3276917</vt:i4>
      </vt:variant>
      <vt:variant>
        <vt:i4>60</vt:i4>
      </vt:variant>
      <vt:variant>
        <vt:i4>0</vt:i4>
      </vt:variant>
      <vt:variant>
        <vt:i4>5</vt:i4>
      </vt:variant>
      <vt:variant>
        <vt:lpwstr>http://html.cita.illinois.edu/nav/form/aria/index.php?example=3</vt:lpwstr>
      </vt:variant>
      <vt:variant>
        <vt:lpwstr/>
      </vt:variant>
      <vt:variant>
        <vt:i4>6553697</vt:i4>
      </vt:variant>
      <vt:variant>
        <vt:i4>57</vt:i4>
      </vt:variant>
      <vt:variant>
        <vt:i4>0</vt:i4>
      </vt:variant>
      <vt:variant>
        <vt:i4>5</vt:i4>
      </vt:variant>
      <vt:variant>
        <vt:lpwstr>http://www.w3.org/TR/2008/NOTE-WCAG20-TECHS-20081211/ARIA4</vt:lpwstr>
      </vt:variant>
      <vt:variant>
        <vt:lpwstr/>
      </vt:variant>
      <vt:variant>
        <vt:i4>2031711</vt:i4>
      </vt:variant>
      <vt:variant>
        <vt:i4>54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720921</vt:i4>
      </vt:variant>
      <vt:variant>
        <vt:i4>51</vt:i4>
      </vt:variant>
      <vt:variant>
        <vt:i4>0</vt:i4>
      </vt:variant>
      <vt:variant>
        <vt:i4>5</vt:i4>
      </vt:variant>
      <vt:variant>
        <vt:lpwstr>http://www.w3.org/TR/2008/NOTE-WCAG20-TECHS-20081211/C15.html</vt:lpwstr>
      </vt:variant>
      <vt:variant>
        <vt:lpwstr/>
      </vt:variant>
      <vt:variant>
        <vt:i4>2031711</vt:i4>
      </vt:variant>
      <vt:variant>
        <vt:i4>48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5177346</vt:i4>
      </vt:variant>
      <vt:variant>
        <vt:i4>45</vt:i4>
      </vt:variant>
      <vt:variant>
        <vt:i4>0</vt:i4>
      </vt:variant>
      <vt:variant>
        <vt:i4>5</vt:i4>
      </vt:variant>
      <vt:variant>
        <vt:lpwstr>http://www.visionaustralia.org.au/info.aspx?page=628</vt:lpwstr>
      </vt:variant>
      <vt:variant>
        <vt:lpwstr/>
      </vt:variant>
      <vt:variant>
        <vt:i4>1245278</vt:i4>
      </vt:variant>
      <vt:variant>
        <vt:i4>42</vt:i4>
      </vt:variant>
      <vt:variant>
        <vt:i4>0</vt:i4>
      </vt:variant>
      <vt:variant>
        <vt:i4>5</vt:i4>
      </vt:variant>
      <vt:variant>
        <vt:lpwstr>http://www.w3.org/TR/2008/CR-WCAG20-20080430/</vt:lpwstr>
      </vt:variant>
      <vt:variant>
        <vt:lpwstr>relativeluminancedef</vt:lpwstr>
      </vt:variant>
      <vt:variant>
        <vt:i4>65607</vt:i4>
      </vt:variant>
      <vt:variant>
        <vt:i4>39</vt:i4>
      </vt:variant>
      <vt:variant>
        <vt:i4>0</vt:i4>
      </vt:variant>
      <vt:variant>
        <vt:i4>5</vt:i4>
      </vt:variant>
      <vt:variant>
        <vt:lpwstr>http://www.w3.org/TR/2008/NOTE-WCAG20-TECHS-20081211/H51</vt:lpwstr>
      </vt:variant>
      <vt:variant>
        <vt:lpwstr/>
      </vt:variant>
      <vt:variant>
        <vt:i4>393244</vt:i4>
      </vt:variant>
      <vt:variant>
        <vt:i4>36</vt:i4>
      </vt:variant>
      <vt:variant>
        <vt:i4>0</vt:i4>
      </vt:variant>
      <vt:variant>
        <vt:i4>5</vt:i4>
      </vt:variant>
      <vt:variant>
        <vt:lpwstr>http://www.w3.org/TR/2008/NOTE-WCAG20-TECHS-20081211/H43.html</vt:lpwstr>
      </vt:variant>
      <vt:variant>
        <vt:lpwstr/>
      </vt:variant>
      <vt:variant>
        <vt:i4>2031711</vt:i4>
      </vt:variant>
      <vt:variant>
        <vt:i4>33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5701658</vt:i4>
      </vt:variant>
      <vt:variant>
        <vt:i4>30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  <vt:variant>
        <vt:i4>7274607</vt:i4>
      </vt:variant>
      <vt:variant>
        <vt:i4>27</vt:i4>
      </vt:variant>
      <vt:variant>
        <vt:i4>0</vt:i4>
      </vt:variant>
      <vt:variant>
        <vt:i4>5</vt:i4>
      </vt:variant>
      <vt:variant>
        <vt:lpwstr>http://www.juicystudio.com/services/colourcontrast.asp</vt:lpwstr>
      </vt:variant>
      <vt:variant>
        <vt:lpwstr/>
      </vt:variant>
      <vt:variant>
        <vt:i4>5505037</vt:i4>
      </vt:variant>
      <vt:variant>
        <vt:i4>24</vt:i4>
      </vt:variant>
      <vt:variant>
        <vt:i4>0</vt:i4>
      </vt:variant>
      <vt:variant>
        <vt:i4>5</vt:i4>
      </vt:variant>
      <vt:variant>
        <vt:lpwstr>http://www.aisquared.com/</vt:lpwstr>
      </vt:variant>
      <vt:variant>
        <vt:lpwstr/>
      </vt:variant>
      <vt:variant>
        <vt:i4>8126518</vt:i4>
      </vt:variant>
      <vt:variant>
        <vt:i4>21</vt:i4>
      </vt:variant>
      <vt:variant>
        <vt:i4>0</vt:i4>
      </vt:variant>
      <vt:variant>
        <vt:i4>5</vt:i4>
      </vt:variant>
      <vt:variant>
        <vt:lpwstr>http://www.freedomsci.de/prod01.htm</vt:lpwstr>
      </vt:variant>
      <vt:variant>
        <vt:lpwstr/>
      </vt:variant>
      <vt:variant>
        <vt:i4>5832728</vt:i4>
      </vt:variant>
      <vt:variant>
        <vt:i4>18</vt:i4>
      </vt:variant>
      <vt:variant>
        <vt:i4>0</vt:i4>
      </vt:variant>
      <vt:variant>
        <vt:i4>5</vt:i4>
      </vt:variant>
      <vt:variant>
        <vt:lpwstr>http://www.access-for-all.ch/zertifikat/</vt:lpwstr>
      </vt:variant>
      <vt:variant>
        <vt:lpwstr/>
      </vt:variant>
      <vt:variant>
        <vt:i4>196630</vt:i4>
      </vt:variant>
      <vt:variant>
        <vt:i4>15</vt:i4>
      </vt:variant>
      <vt:variant>
        <vt:i4>0</vt:i4>
      </vt:variant>
      <vt:variant>
        <vt:i4>5</vt:i4>
      </vt:variant>
      <vt:variant>
        <vt:lpwstr>http://www.access-for-all.ch/ch/richtlinien.html</vt:lpwstr>
      </vt:variant>
      <vt:variant>
        <vt:lpwstr/>
      </vt:variant>
      <vt:variant>
        <vt:i4>7733344</vt:i4>
      </vt:variant>
      <vt:variant>
        <vt:i4>12</vt:i4>
      </vt:variant>
      <vt:variant>
        <vt:i4>0</vt:i4>
      </vt:variant>
      <vt:variant>
        <vt:i4>5</vt:i4>
      </vt:variant>
      <vt:variant>
        <vt:lpwstr>http://www.w3.org/TR/WCAG20-TECHS/</vt:lpwstr>
      </vt:variant>
      <vt:variant>
        <vt:lpwstr/>
      </vt:variant>
      <vt:variant>
        <vt:i4>7929983</vt:i4>
      </vt:variant>
      <vt:variant>
        <vt:i4>9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>conformance-claims</vt:lpwstr>
      </vt:variant>
      <vt:variant>
        <vt:i4>5963796</vt:i4>
      </vt:variant>
      <vt:variant>
        <vt:i4>6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/>
      </vt:variant>
      <vt:variant>
        <vt:i4>2031633</vt:i4>
      </vt:variant>
      <vt:variant>
        <vt:i4>3</vt:i4>
      </vt:variant>
      <vt:variant>
        <vt:i4>0</vt:i4>
      </vt:variant>
      <vt:variant>
        <vt:i4>5</vt:i4>
      </vt:variant>
      <vt:variant>
        <vt:lpwstr>http://www.isb.admin.ch/themen/standards/alle/03237/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Accessibility-Test P028</dc:title>
  <dc:subject>Accessibility-Tests und Zertifizierung Access for all</dc:subject>
  <dc:creator>Stiftung Zugang für alle</dc:creator>
  <cp:lastModifiedBy>Joshua Muheim</cp:lastModifiedBy>
  <cp:revision>15</cp:revision>
  <cp:lastPrinted>2014-08-28T12:11:00Z</cp:lastPrinted>
  <dcterms:created xsi:type="dcterms:W3CDTF">2014-08-28T11:10:00Z</dcterms:created>
  <dcterms:modified xsi:type="dcterms:W3CDTF">2014-08-28T13:07:00Z</dcterms:modified>
  <cp:category>Barrierefreie Webinhalte Accessibility</cp:category>
</cp:coreProperties>
</file>